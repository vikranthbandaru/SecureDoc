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47D0E" w14:textId="029BBE83" w:rsidR="00BB5221" w:rsidRDefault="00BB5221" w:rsidP="00BB5221">
      <w:pPr>
        <w:pStyle w:val="Heading1"/>
      </w:pPr>
      <w:r w:rsidRPr="00BB5221">
        <w:t>Sample Content Table</w:t>
      </w:r>
    </w:p>
    <w:tbl>
      <w:tblPr>
        <w:tblStyle w:val="GridTable4"/>
        <w:tblW w:w="0" w:type="auto"/>
        <w:tblLook w:val="04A0" w:firstRow="1" w:lastRow="0" w:firstColumn="1" w:lastColumn="0" w:noHBand="0" w:noVBand="1"/>
      </w:tblPr>
      <w:tblGrid>
        <w:gridCol w:w="1359"/>
        <w:gridCol w:w="623"/>
        <w:gridCol w:w="1024"/>
        <w:gridCol w:w="4259"/>
        <w:gridCol w:w="2085"/>
      </w:tblGrid>
      <w:tr w:rsidR="00BB5221" w:rsidRPr="00BB5221" w14:paraId="0A6F5E3B" w14:textId="77777777" w:rsidTr="00BB52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46A27" w14:textId="77777777" w:rsidR="00BB5221" w:rsidRPr="00BB5221" w:rsidRDefault="00BB5221" w:rsidP="00BB5221">
            <w:pPr>
              <w:spacing w:after="160" w:line="278" w:lineRule="auto"/>
            </w:pPr>
            <w:r w:rsidRPr="00BB5221">
              <w:t>Name</w:t>
            </w:r>
          </w:p>
        </w:tc>
        <w:tc>
          <w:tcPr>
            <w:tcW w:w="0" w:type="auto"/>
            <w:hideMark/>
          </w:tcPr>
          <w:p w14:paraId="60D941CB" w14:textId="77777777" w:rsidR="00BB5221" w:rsidRPr="00BB5221" w:rsidRDefault="00BB5221" w:rsidP="00BB5221">
            <w:pPr>
              <w:spacing w:after="160" w:line="278" w:lineRule="auto"/>
              <w:cnfStyle w:val="100000000000" w:firstRow="1" w:lastRow="0" w:firstColumn="0" w:lastColumn="0" w:oddVBand="0" w:evenVBand="0" w:oddHBand="0" w:evenHBand="0" w:firstRowFirstColumn="0" w:firstRowLastColumn="0" w:lastRowFirstColumn="0" w:lastRowLastColumn="0"/>
            </w:pPr>
            <w:r w:rsidRPr="00BB5221">
              <w:t>Age</w:t>
            </w:r>
          </w:p>
        </w:tc>
        <w:tc>
          <w:tcPr>
            <w:tcW w:w="0" w:type="auto"/>
            <w:hideMark/>
          </w:tcPr>
          <w:p w14:paraId="09BDEA9B" w14:textId="77777777" w:rsidR="00BB5221" w:rsidRPr="00BB5221" w:rsidRDefault="00BB5221" w:rsidP="00BB5221">
            <w:pPr>
              <w:spacing w:after="160" w:line="278" w:lineRule="auto"/>
              <w:cnfStyle w:val="100000000000" w:firstRow="1" w:lastRow="0" w:firstColumn="0" w:lastColumn="0" w:oddVBand="0" w:evenVBand="0" w:oddHBand="0" w:evenHBand="0" w:firstRowFirstColumn="0" w:firstRowLastColumn="0" w:lastRowFirstColumn="0" w:lastRowLastColumn="0"/>
            </w:pPr>
            <w:r w:rsidRPr="00BB5221">
              <w:t>Gender</w:t>
            </w:r>
          </w:p>
        </w:tc>
        <w:tc>
          <w:tcPr>
            <w:tcW w:w="0" w:type="auto"/>
            <w:hideMark/>
          </w:tcPr>
          <w:p w14:paraId="55DDF853" w14:textId="77777777" w:rsidR="00BB5221" w:rsidRPr="00BB5221" w:rsidRDefault="00BB5221" w:rsidP="00BB5221">
            <w:pPr>
              <w:spacing w:after="160" w:line="278" w:lineRule="auto"/>
              <w:cnfStyle w:val="100000000000" w:firstRow="1" w:lastRow="0" w:firstColumn="0" w:lastColumn="0" w:oddVBand="0" w:evenVBand="0" w:oddHBand="0" w:evenHBand="0" w:firstRowFirstColumn="0" w:firstRowLastColumn="0" w:lastRowFirstColumn="0" w:lastRowLastColumn="0"/>
            </w:pPr>
            <w:r w:rsidRPr="00BB5221">
              <w:t>Email</w:t>
            </w:r>
          </w:p>
        </w:tc>
        <w:tc>
          <w:tcPr>
            <w:tcW w:w="0" w:type="auto"/>
            <w:hideMark/>
          </w:tcPr>
          <w:p w14:paraId="3F8C74F3" w14:textId="77777777" w:rsidR="00BB5221" w:rsidRPr="00BB5221" w:rsidRDefault="00BB5221" w:rsidP="00BB5221">
            <w:pPr>
              <w:spacing w:after="160" w:line="278" w:lineRule="auto"/>
              <w:cnfStyle w:val="100000000000" w:firstRow="1" w:lastRow="0" w:firstColumn="0" w:lastColumn="0" w:oddVBand="0" w:evenVBand="0" w:oddHBand="0" w:evenHBand="0" w:firstRowFirstColumn="0" w:firstRowLastColumn="0" w:lastRowFirstColumn="0" w:lastRowLastColumn="0"/>
            </w:pPr>
            <w:r w:rsidRPr="00BB5221">
              <w:t>Phone</w:t>
            </w:r>
          </w:p>
        </w:tc>
      </w:tr>
      <w:tr w:rsidR="00BB5221" w:rsidRPr="00BB5221" w14:paraId="417BCF11" w14:textId="77777777" w:rsidTr="00BB5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7EA9A4" w14:textId="77777777" w:rsidR="00BB5221" w:rsidRPr="00BB5221" w:rsidRDefault="00BB5221" w:rsidP="00BB5221">
            <w:pPr>
              <w:spacing w:after="160" w:line="278" w:lineRule="auto"/>
            </w:pPr>
            <w:r w:rsidRPr="00BB5221">
              <w:t>John Smith</w:t>
            </w:r>
          </w:p>
        </w:tc>
        <w:tc>
          <w:tcPr>
            <w:tcW w:w="0" w:type="auto"/>
            <w:hideMark/>
          </w:tcPr>
          <w:p w14:paraId="2F3ED8DD" w14:textId="77777777"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r w:rsidRPr="00BB5221">
              <w:t>32</w:t>
            </w:r>
          </w:p>
        </w:tc>
        <w:tc>
          <w:tcPr>
            <w:tcW w:w="0" w:type="auto"/>
            <w:hideMark/>
          </w:tcPr>
          <w:p w14:paraId="19125980" w14:textId="77777777"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r w:rsidRPr="00BB5221">
              <w:t>M</w:t>
            </w:r>
          </w:p>
        </w:tc>
        <w:tc>
          <w:tcPr>
            <w:tcW w:w="0" w:type="auto"/>
            <w:hideMark/>
          </w:tcPr>
          <w:p w14:paraId="7000345A" w14:textId="6E86CA65"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r>
              <w:fldChar w:fldCharType="begin"/>
            </w:r>
            <w:r>
              <w:instrText>HYPERLINK "mailto:john.smith@email.com"</w:instrText>
            </w:r>
            <w:r>
              <w:fldChar w:fldCharType="separate"/>
            </w:r>
            <w:ins w:id="0" w:author="Vikranth Bandaru" w:date="2025-12-26T13:53:00Z" w16du:dateUtc="2025-12-26T18:53:00Z">
              <w:r w:rsidR="00C171B3">
                <w:rPr>
                  <w:rStyle w:val="Hyperlink"/>
                </w:rPr>
                <w:t>[REDACTED EMAIL]</w:t>
              </w:r>
            </w:ins>
            <w:del w:id="1" w:author="Vikranth Bandaru" w:date="2025-12-26T13:53:00Z" w16du:dateUtc="2025-12-26T18:53:00Z">
              <w:r w:rsidRPr="00BB5221" w:rsidDel="00C171B3">
                <w:rPr>
                  <w:rStyle w:val="Hyperlink"/>
                </w:rPr>
                <w:delText>john.smith@email.com</w:delText>
              </w:r>
            </w:del>
            <w:r>
              <w:fldChar w:fldCharType="end"/>
            </w:r>
          </w:p>
        </w:tc>
        <w:tc>
          <w:tcPr>
            <w:tcW w:w="0" w:type="auto"/>
            <w:hideMark/>
          </w:tcPr>
          <w:p w14:paraId="52E54B05" w14:textId="2063BBDD" w:rsidR="00BB5221" w:rsidRPr="00BB5221" w:rsidRDefault="00C171B3" w:rsidP="00BB5221">
            <w:pPr>
              <w:spacing w:after="160" w:line="278" w:lineRule="auto"/>
              <w:cnfStyle w:val="000000100000" w:firstRow="0" w:lastRow="0" w:firstColumn="0" w:lastColumn="0" w:oddVBand="0" w:evenVBand="0" w:oddHBand="1" w:evenHBand="0" w:firstRowFirstColumn="0" w:firstRowLastColumn="0" w:lastRowFirstColumn="0" w:lastRowLastColumn="0"/>
            </w:pPr>
            <w:ins w:id="2" w:author="Vikranth Bandaru" w:date="2025-12-26T13:53:00Z" w16du:dateUtc="2025-12-26T18:53:00Z">
              <w:r>
                <w:t>[REDACTED PHONE]</w:t>
              </w:r>
            </w:ins>
            <w:del w:id="3" w:author="Vikranth Bandaru" w:date="2025-12-26T13:53:00Z" w16du:dateUtc="2025-12-26T18:53:00Z">
              <w:r w:rsidR="00BB5221" w:rsidRPr="00BB5221" w:rsidDel="00C171B3">
                <w:delText>(555) 123-4567</w:delText>
              </w:r>
            </w:del>
          </w:p>
        </w:tc>
      </w:tr>
      <w:tr w:rsidR="00BB5221" w:rsidRPr="00BB5221" w14:paraId="15DB9CE2" w14:textId="77777777" w:rsidTr="00BB5221">
        <w:tc>
          <w:tcPr>
            <w:cnfStyle w:val="001000000000" w:firstRow="0" w:lastRow="0" w:firstColumn="1" w:lastColumn="0" w:oddVBand="0" w:evenVBand="0" w:oddHBand="0" w:evenHBand="0" w:firstRowFirstColumn="0" w:firstRowLastColumn="0" w:lastRowFirstColumn="0" w:lastRowLastColumn="0"/>
            <w:tcW w:w="0" w:type="auto"/>
            <w:hideMark/>
          </w:tcPr>
          <w:p w14:paraId="45C38742" w14:textId="77777777" w:rsidR="00BB5221" w:rsidRPr="00BB5221" w:rsidRDefault="00BB5221" w:rsidP="00BB5221">
            <w:pPr>
              <w:spacing w:after="160" w:line="278" w:lineRule="auto"/>
            </w:pPr>
            <w:r w:rsidRPr="00BB5221">
              <w:t>Sarah Johnson</w:t>
            </w:r>
          </w:p>
        </w:tc>
        <w:tc>
          <w:tcPr>
            <w:tcW w:w="0" w:type="auto"/>
            <w:hideMark/>
          </w:tcPr>
          <w:p w14:paraId="7928BEC6" w14:textId="77777777"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r w:rsidRPr="00BB5221">
              <w:t>28</w:t>
            </w:r>
          </w:p>
        </w:tc>
        <w:tc>
          <w:tcPr>
            <w:tcW w:w="0" w:type="auto"/>
            <w:hideMark/>
          </w:tcPr>
          <w:p w14:paraId="2B2B9CEE" w14:textId="77777777"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r w:rsidRPr="00BB5221">
              <w:t>F</w:t>
            </w:r>
          </w:p>
        </w:tc>
        <w:tc>
          <w:tcPr>
            <w:tcW w:w="0" w:type="auto"/>
            <w:hideMark/>
          </w:tcPr>
          <w:p w14:paraId="4330189F" w14:textId="27C61B28"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r>
              <w:fldChar w:fldCharType="begin"/>
            </w:r>
            <w:r>
              <w:instrText>HYPERLINK "mailto:sarah.johnson@email.com"</w:instrText>
            </w:r>
            <w:r>
              <w:fldChar w:fldCharType="separate"/>
            </w:r>
            <w:ins w:id="4" w:author="Vikranth Bandaru" w:date="2025-12-26T13:53:00Z" w16du:dateUtc="2025-12-26T18:53:00Z">
              <w:r w:rsidR="00C171B3">
                <w:rPr>
                  <w:rStyle w:val="Hyperlink"/>
                </w:rPr>
                <w:t>[REDACTED EMAIL]</w:t>
              </w:r>
            </w:ins>
            <w:del w:id="5" w:author="Vikranth Bandaru" w:date="2025-12-26T13:53:00Z" w16du:dateUtc="2025-12-26T18:53:00Z">
              <w:r w:rsidRPr="00BB5221" w:rsidDel="00C171B3">
                <w:rPr>
                  <w:rStyle w:val="Hyperlink"/>
                </w:rPr>
                <w:delText>sarah.johnson@email.com</w:delText>
              </w:r>
            </w:del>
            <w:r>
              <w:fldChar w:fldCharType="end"/>
            </w:r>
          </w:p>
        </w:tc>
        <w:tc>
          <w:tcPr>
            <w:tcW w:w="0" w:type="auto"/>
            <w:hideMark/>
          </w:tcPr>
          <w:p w14:paraId="272D7483" w14:textId="5D0E1799" w:rsidR="00BB5221" w:rsidRPr="00BB5221" w:rsidRDefault="00C171B3" w:rsidP="00BB5221">
            <w:pPr>
              <w:spacing w:after="160" w:line="278" w:lineRule="auto"/>
              <w:cnfStyle w:val="000000000000" w:firstRow="0" w:lastRow="0" w:firstColumn="0" w:lastColumn="0" w:oddVBand="0" w:evenVBand="0" w:oddHBand="0" w:evenHBand="0" w:firstRowFirstColumn="0" w:firstRowLastColumn="0" w:lastRowFirstColumn="0" w:lastRowLastColumn="0"/>
            </w:pPr>
            <w:ins w:id="6" w:author="Vikranth Bandaru" w:date="2025-12-26T13:53:00Z" w16du:dateUtc="2025-12-26T18:53:00Z">
              <w:r>
                <w:t>[REDACTED PHONE]</w:t>
              </w:r>
            </w:ins>
            <w:del w:id="7" w:author="Vikranth Bandaru" w:date="2025-12-26T13:53:00Z" w16du:dateUtc="2025-12-26T18:53:00Z">
              <w:r w:rsidR="00BB5221" w:rsidRPr="00BB5221" w:rsidDel="00C171B3">
                <w:delText>(555) 234-5678</w:delText>
              </w:r>
            </w:del>
          </w:p>
        </w:tc>
      </w:tr>
      <w:tr w:rsidR="00BB5221" w:rsidRPr="00BB5221" w14:paraId="6336549B" w14:textId="77777777" w:rsidTr="00BB5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E5508" w14:textId="77777777" w:rsidR="00BB5221" w:rsidRPr="00BB5221" w:rsidRDefault="00BB5221" w:rsidP="00BB5221">
            <w:pPr>
              <w:spacing w:after="160" w:line="278" w:lineRule="auto"/>
            </w:pPr>
            <w:r w:rsidRPr="00BB5221">
              <w:t>Michael Brown</w:t>
            </w:r>
          </w:p>
        </w:tc>
        <w:tc>
          <w:tcPr>
            <w:tcW w:w="0" w:type="auto"/>
            <w:hideMark/>
          </w:tcPr>
          <w:p w14:paraId="17B0DFF6" w14:textId="77777777"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r w:rsidRPr="00BB5221">
              <w:t>45</w:t>
            </w:r>
          </w:p>
        </w:tc>
        <w:tc>
          <w:tcPr>
            <w:tcW w:w="0" w:type="auto"/>
            <w:hideMark/>
          </w:tcPr>
          <w:p w14:paraId="778CA1DA" w14:textId="77777777"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r w:rsidRPr="00BB5221">
              <w:t>M</w:t>
            </w:r>
          </w:p>
        </w:tc>
        <w:tc>
          <w:tcPr>
            <w:tcW w:w="0" w:type="auto"/>
            <w:hideMark/>
          </w:tcPr>
          <w:p w14:paraId="692A1EF4" w14:textId="316437B6"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r>
              <w:fldChar w:fldCharType="begin"/>
            </w:r>
            <w:r>
              <w:instrText>HYPERLINK "mailto:michael.brown@email.com"</w:instrText>
            </w:r>
            <w:r>
              <w:fldChar w:fldCharType="separate"/>
            </w:r>
            <w:ins w:id="8" w:author="Vikranth Bandaru" w:date="2025-12-26T13:53:00Z" w16du:dateUtc="2025-12-26T18:53:00Z">
              <w:r w:rsidR="00C171B3">
                <w:rPr>
                  <w:rStyle w:val="Hyperlink"/>
                </w:rPr>
                <w:t>[REDACTED EMAIL]</w:t>
              </w:r>
            </w:ins>
            <w:del w:id="9" w:author="Vikranth Bandaru" w:date="2025-12-26T13:53:00Z" w16du:dateUtc="2025-12-26T18:53:00Z">
              <w:r w:rsidRPr="00BB5221" w:rsidDel="00C171B3">
                <w:rPr>
                  <w:rStyle w:val="Hyperlink"/>
                </w:rPr>
                <w:delText>michael.brown@email.com</w:delText>
              </w:r>
            </w:del>
            <w:r>
              <w:fldChar w:fldCharType="end"/>
            </w:r>
          </w:p>
        </w:tc>
        <w:tc>
          <w:tcPr>
            <w:tcW w:w="0" w:type="auto"/>
            <w:hideMark/>
          </w:tcPr>
          <w:p w14:paraId="0FF2731A" w14:textId="04B59BC4" w:rsidR="00BB5221" w:rsidRPr="00BB5221" w:rsidRDefault="00C171B3" w:rsidP="00BB5221">
            <w:pPr>
              <w:spacing w:after="160" w:line="278" w:lineRule="auto"/>
              <w:cnfStyle w:val="000000100000" w:firstRow="0" w:lastRow="0" w:firstColumn="0" w:lastColumn="0" w:oddVBand="0" w:evenVBand="0" w:oddHBand="1" w:evenHBand="0" w:firstRowFirstColumn="0" w:firstRowLastColumn="0" w:lastRowFirstColumn="0" w:lastRowLastColumn="0"/>
            </w:pPr>
            <w:ins w:id="10" w:author="Vikranth Bandaru" w:date="2025-12-26T13:53:00Z" w16du:dateUtc="2025-12-26T18:53:00Z">
              <w:r>
                <w:t>[REDACTED PHONE]</w:t>
              </w:r>
            </w:ins>
            <w:del w:id="11" w:author="Vikranth Bandaru" w:date="2025-12-26T13:53:00Z" w16du:dateUtc="2025-12-26T18:53:00Z">
              <w:r w:rsidR="00BB5221" w:rsidRPr="00BB5221" w:rsidDel="00C171B3">
                <w:delText>(555) 345-6789</w:delText>
              </w:r>
            </w:del>
          </w:p>
        </w:tc>
      </w:tr>
      <w:tr w:rsidR="00BB5221" w:rsidRPr="00BB5221" w14:paraId="59E62723" w14:textId="77777777" w:rsidTr="00BB5221">
        <w:tc>
          <w:tcPr>
            <w:cnfStyle w:val="001000000000" w:firstRow="0" w:lastRow="0" w:firstColumn="1" w:lastColumn="0" w:oddVBand="0" w:evenVBand="0" w:oddHBand="0" w:evenHBand="0" w:firstRowFirstColumn="0" w:firstRowLastColumn="0" w:lastRowFirstColumn="0" w:lastRowLastColumn="0"/>
            <w:tcW w:w="0" w:type="auto"/>
            <w:hideMark/>
          </w:tcPr>
          <w:p w14:paraId="3658A5EF" w14:textId="77777777" w:rsidR="00BB5221" w:rsidRPr="00BB5221" w:rsidRDefault="00BB5221" w:rsidP="00BB5221">
            <w:pPr>
              <w:spacing w:after="160" w:line="278" w:lineRule="auto"/>
            </w:pPr>
            <w:r w:rsidRPr="00BB5221">
              <w:t>Emily Davis</w:t>
            </w:r>
          </w:p>
        </w:tc>
        <w:tc>
          <w:tcPr>
            <w:tcW w:w="0" w:type="auto"/>
            <w:hideMark/>
          </w:tcPr>
          <w:p w14:paraId="01E2A3AF" w14:textId="77777777"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r w:rsidRPr="00BB5221">
              <w:t>37</w:t>
            </w:r>
          </w:p>
        </w:tc>
        <w:tc>
          <w:tcPr>
            <w:tcW w:w="0" w:type="auto"/>
            <w:hideMark/>
          </w:tcPr>
          <w:p w14:paraId="6EAE2C97" w14:textId="77777777"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r w:rsidRPr="00BB5221">
              <w:t>F</w:t>
            </w:r>
          </w:p>
        </w:tc>
        <w:tc>
          <w:tcPr>
            <w:tcW w:w="0" w:type="auto"/>
            <w:hideMark/>
          </w:tcPr>
          <w:p w14:paraId="2AF189A8" w14:textId="2A7499FE"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r>
              <w:fldChar w:fldCharType="begin"/>
            </w:r>
            <w:r>
              <w:instrText>HYPERLINK "mailto:emily.davis@email.com"</w:instrText>
            </w:r>
            <w:r>
              <w:fldChar w:fldCharType="separate"/>
            </w:r>
            <w:ins w:id="12" w:author="Vikranth Bandaru" w:date="2025-12-26T13:53:00Z" w16du:dateUtc="2025-12-26T18:53:00Z">
              <w:r w:rsidR="00C171B3">
                <w:rPr>
                  <w:rStyle w:val="Hyperlink"/>
                </w:rPr>
                <w:t>[REDACTED EMAIL]</w:t>
              </w:r>
            </w:ins>
            <w:del w:id="13" w:author="Vikranth Bandaru" w:date="2025-12-26T13:53:00Z" w16du:dateUtc="2025-12-26T18:53:00Z">
              <w:r w:rsidRPr="00BB5221" w:rsidDel="00C171B3">
                <w:rPr>
                  <w:rStyle w:val="Hyperlink"/>
                </w:rPr>
                <w:delText>emily.davis@email.com</w:delText>
              </w:r>
            </w:del>
            <w:r>
              <w:fldChar w:fldCharType="end"/>
            </w:r>
          </w:p>
        </w:tc>
        <w:tc>
          <w:tcPr>
            <w:tcW w:w="0" w:type="auto"/>
            <w:hideMark/>
          </w:tcPr>
          <w:p w14:paraId="0F3AB2B3" w14:textId="6ED19AFD" w:rsidR="00BB5221" w:rsidRPr="00BB5221" w:rsidRDefault="00C171B3" w:rsidP="00BB5221">
            <w:pPr>
              <w:spacing w:after="160" w:line="278" w:lineRule="auto"/>
              <w:cnfStyle w:val="000000000000" w:firstRow="0" w:lastRow="0" w:firstColumn="0" w:lastColumn="0" w:oddVBand="0" w:evenVBand="0" w:oddHBand="0" w:evenHBand="0" w:firstRowFirstColumn="0" w:firstRowLastColumn="0" w:lastRowFirstColumn="0" w:lastRowLastColumn="0"/>
            </w:pPr>
            <w:ins w:id="14" w:author="Vikranth Bandaru" w:date="2025-12-26T13:53:00Z" w16du:dateUtc="2025-12-26T18:53:00Z">
              <w:r>
                <w:t>[REDACTED PHONE]</w:t>
              </w:r>
            </w:ins>
            <w:del w:id="15" w:author="Vikranth Bandaru" w:date="2025-12-26T13:53:00Z" w16du:dateUtc="2025-12-26T18:53:00Z">
              <w:r w:rsidR="00BB5221" w:rsidRPr="00BB5221" w:rsidDel="00C171B3">
                <w:delText>(555) 456-7890</w:delText>
              </w:r>
            </w:del>
          </w:p>
        </w:tc>
      </w:tr>
      <w:tr w:rsidR="00BB5221" w:rsidRPr="00BB5221" w14:paraId="6099C189" w14:textId="77777777" w:rsidTr="00BB5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7846B3" w14:textId="77777777" w:rsidR="00BB5221" w:rsidRPr="00BB5221" w:rsidRDefault="00BB5221" w:rsidP="00BB5221">
            <w:pPr>
              <w:spacing w:after="160" w:line="278" w:lineRule="auto"/>
            </w:pPr>
            <w:r w:rsidRPr="00BB5221">
              <w:t>Robert Wilson</w:t>
            </w:r>
          </w:p>
        </w:tc>
        <w:tc>
          <w:tcPr>
            <w:tcW w:w="0" w:type="auto"/>
            <w:hideMark/>
          </w:tcPr>
          <w:p w14:paraId="3A3D2AD4" w14:textId="77777777"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r w:rsidRPr="00BB5221">
              <w:t>51</w:t>
            </w:r>
          </w:p>
        </w:tc>
        <w:tc>
          <w:tcPr>
            <w:tcW w:w="0" w:type="auto"/>
            <w:hideMark/>
          </w:tcPr>
          <w:p w14:paraId="57A0CCC6" w14:textId="77777777"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r w:rsidRPr="00BB5221">
              <w:t>M</w:t>
            </w:r>
          </w:p>
        </w:tc>
        <w:tc>
          <w:tcPr>
            <w:tcW w:w="0" w:type="auto"/>
            <w:hideMark/>
          </w:tcPr>
          <w:p w14:paraId="4EDCA5E4" w14:textId="01FFB708"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r>
              <w:fldChar w:fldCharType="begin"/>
            </w:r>
            <w:r>
              <w:instrText>HYPERLINK "mailto:robert.wilson@email.com"</w:instrText>
            </w:r>
            <w:r>
              <w:fldChar w:fldCharType="separate"/>
            </w:r>
            <w:ins w:id="16" w:author="Vikranth Bandaru" w:date="2025-12-26T13:53:00Z" w16du:dateUtc="2025-12-26T18:53:00Z">
              <w:r w:rsidR="00C171B3">
                <w:rPr>
                  <w:rStyle w:val="Hyperlink"/>
                </w:rPr>
                <w:t>[REDACTED EMAIL]</w:t>
              </w:r>
            </w:ins>
            <w:del w:id="17" w:author="Vikranth Bandaru" w:date="2025-12-26T13:53:00Z" w16du:dateUtc="2025-12-26T18:53:00Z">
              <w:r w:rsidRPr="00BB5221" w:rsidDel="00C171B3">
                <w:rPr>
                  <w:rStyle w:val="Hyperlink"/>
                </w:rPr>
                <w:delText>robert.wilson@email.com</w:delText>
              </w:r>
            </w:del>
            <w:r>
              <w:fldChar w:fldCharType="end"/>
            </w:r>
          </w:p>
        </w:tc>
        <w:tc>
          <w:tcPr>
            <w:tcW w:w="0" w:type="auto"/>
            <w:hideMark/>
          </w:tcPr>
          <w:p w14:paraId="01D4ED21" w14:textId="2BC7FEBD" w:rsidR="00BB5221" w:rsidRPr="00BB5221" w:rsidRDefault="00C171B3" w:rsidP="00BB5221">
            <w:pPr>
              <w:spacing w:after="160" w:line="278" w:lineRule="auto"/>
              <w:cnfStyle w:val="000000100000" w:firstRow="0" w:lastRow="0" w:firstColumn="0" w:lastColumn="0" w:oddVBand="0" w:evenVBand="0" w:oddHBand="1" w:evenHBand="0" w:firstRowFirstColumn="0" w:firstRowLastColumn="0" w:lastRowFirstColumn="0" w:lastRowLastColumn="0"/>
            </w:pPr>
            <w:ins w:id="18" w:author="Vikranth Bandaru" w:date="2025-12-26T13:53:00Z" w16du:dateUtc="2025-12-26T18:53:00Z">
              <w:r>
                <w:t>[REDACTED PHONE]</w:t>
              </w:r>
            </w:ins>
            <w:del w:id="19" w:author="Vikranth Bandaru" w:date="2025-12-26T13:53:00Z" w16du:dateUtc="2025-12-26T18:53:00Z">
              <w:r w:rsidR="00BB5221" w:rsidRPr="00BB5221" w:rsidDel="00C171B3">
                <w:delText>(555) 567-8901</w:delText>
              </w:r>
            </w:del>
          </w:p>
        </w:tc>
      </w:tr>
      <w:tr w:rsidR="00BB5221" w:rsidRPr="00BB5221" w14:paraId="76A23E59" w14:textId="77777777" w:rsidTr="00BB5221">
        <w:tc>
          <w:tcPr>
            <w:cnfStyle w:val="001000000000" w:firstRow="0" w:lastRow="0" w:firstColumn="1" w:lastColumn="0" w:oddVBand="0" w:evenVBand="0" w:oddHBand="0" w:evenHBand="0" w:firstRowFirstColumn="0" w:firstRowLastColumn="0" w:lastRowFirstColumn="0" w:lastRowLastColumn="0"/>
            <w:tcW w:w="0" w:type="auto"/>
            <w:hideMark/>
          </w:tcPr>
          <w:p w14:paraId="05A2879B" w14:textId="77777777" w:rsidR="00BB5221" w:rsidRPr="00BB5221" w:rsidRDefault="00BB5221" w:rsidP="00BB5221">
            <w:pPr>
              <w:spacing w:after="160" w:line="278" w:lineRule="auto"/>
            </w:pPr>
            <w:r w:rsidRPr="00BB5221">
              <w:t>Jennifer Martinez</w:t>
            </w:r>
          </w:p>
        </w:tc>
        <w:tc>
          <w:tcPr>
            <w:tcW w:w="0" w:type="auto"/>
            <w:hideMark/>
          </w:tcPr>
          <w:p w14:paraId="4738FFD4" w14:textId="77777777"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r w:rsidRPr="00BB5221">
              <w:t>29</w:t>
            </w:r>
          </w:p>
        </w:tc>
        <w:tc>
          <w:tcPr>
            <w:tcW w:w="0" w:type="auto"/>
            <w:hideMark/>
          </w:tcPr>
          <w:p w14:paraId="70BB3C88" w14:textId="77777777"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r w:rsidRPr="00BB5221">
              <w:t>F</w:t>
            </w:r>
          </w:p>
        </w:tc>
        <w:tc>
          <w:tcPr>
            <w:tcW w:w="0" w:type="auto"/>
            <w:hideMark/>
          </w:tcPr>
          <w:p w14:paraId="5A0E2969" w14:textId="7FBA3415"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r>
              <w:fldChar w:fldCharType="begin"/>
            </w:r>
            <w:r>
              <w:instrText>HYPERLINK "mailto:jennifer.martinez@email.com"</w:instrText>
            </w:r>
            <w:r>
              <w:fldChar w:fldCharType="separate"/>
            </w:r>
            <w:ins w:id="20" w:author="Vikranth Bandaru" w:date="2025-12-26T13:53:00Z" w16du:dateUtc="2025-12-26T18:53:00Z">
              <w:r w:rsidR="00C171B3">
                <w:rPr>
                  <w:rStyle w:val="Hyperlink"/>
                </w:rPr>
                <w:t>[REDACTED EMAIL]</w:t>
              </w:r>
            </w:ins>
            <w:del w:id="21" w:author="Vikranth Bandaru" w:date="2025-12-26T13:53:00Z" w16du:dateUtc="2025-12-26T18:53:00Z">
              <w:r w:rsidRPr="00BB5221" w:rsidDel="00C171B3">
                <w:rPr>
                  <w:rStyle w:val="Hyperlink"/>
                </w:rPr>
                <w:delText>jennifer.martinez@email.com</w:delText>
              </w:r>
            </w:del>
            <w:r>
              <w:fldChar w:fldCharType="end"/>
            </w:r>
          </w:p>
        </w:tc>
        <w:tc>
          <w:tcPr>
            <w:tcW w:w="0" w:type="auto"/>
            <w:hideMark/>
          </w:tcPr>
          <w:p w14:paraId="6C5792A9" w14:textId="1B88C870" w:rsidR="00BB5221" w:rsidRPr="00BB5221" w:rsidRDefault="00C171B3" w:rsidP="00BB5221">
            <w:pPr>
              <w:spacing w:after="160" w:line="278" w:lineRule="auto"/>
              <w:cnfStyle w:val="000000000000" w:firstRow="0" w:lastRow="0" w:firstColumn="0" w:lastColumn="0" w:oddVBand="0" w:evenVBand="0" w:oddHBand="0" w:evenHBand="0" w:firstRowFirstColumn="0" w:firstRowLastColumn="0" w:lastRowFirstColumn="0" w:lastRowLastColumn="0"/>
            </w:pPr>
            <w:ins w:id="22" w:author="Vikranth Bandaru" w:date="2025-12-26T13:53:00Z" w16du:dateUtc="2025-12-26T18:53:00Z">
              <w:r>
                <w:t>[REDACTED PHONE]</w:t>
              </w:r>
            </w:ins>
            <w:del w:id="23" w:author="Vikranth Bandaru" w:date="2025-12-26T13:53:00Z" w16du:dateUtc="2025-12-26T18:53:00Z">
              <w:r w:rsidR="00BB5221" w:rsidRPr="00BB5221" w:rsidDel="00C171B3">
                <w:delText>(555) 678-9012</w:delText>
              </w:r>
            </w:del>
          </w:p>
        </w:tc>
      </w:tr>
    </w:tbl>
    <w:p w14:paraId="1E71555D" w14:textId="77777777" w:rsidR="004B0614" w:rsidRDefault="004B0614" w:rsidP="00BB5221"/>
    <w:p w14:paraId="4EF0A444" w14:textId="77777777" w:rsidR="00BB5221" w:rsidRDefault="00BB5221" w:rsidP="00BB5221">
      <w:pPr>
        <w:pStyle w:val="Heading1"/>
      </w:pPr>
      <w:r w:rsidRPr="00BB5221">
        <w:t>Sample Paragraphs with Sensitive Information</w:t>
      </w:r>
    </w:p>
    <w:p w14:paraId="00DA9435" w14:textId="27F628A8" w:rsidR="00BB5221" w:rsidRPr="00BB5221" w:rsidRDefault="00BB5221" w:rsidP="00BB5221">
      <w:r w:rsidRPr="00BB5221">
        <w:t xml:space="preserve">Dear Customer Support Team, I am writing to inquire about my recent order #45782. My account is registered under the email address </w:t>
      </w:r>
      <w:r>
        <w:fldChar w:fldCharType="begin"/>
      </w:r>
      <w:r>
        <w:instrText>HYPERLINK "mailto:michael.thompson@email.com"</w:instrText>
      </w:r>
      <w:r>
        <w:fldChar w:fldCharType="separate"/>
      </w:r>
      <w:ins w:id="24" w:author="Vikranth Bandaru" w:date="2025-12-26T13:53:00Z" w16du:dateUtc="2025-12-26T18:53:00Z">
        <w:r w:rsidR="00C171B3">
          <w:rPr>
            <w:rStyle w:val="Hyperlink"/>
          </w:rPr>
          <w:t>[REDACTED EMAIL]</w:t>
        </w:r>
      </w:ins>
      <w:del w:id="25" w:author="Vikranth Bandaru" w:date="2025-12-26T13:53:00Z" w16du:dateUtc="2025-12-26T18:53:00Z">
        <w:r w:rsidRPr="00BB5221" w:rsidDel="00C171B3">
          <w:rPr>
            <w:rStyle w:val="Hyperlink"/>
          </w:rPr>
          <w:delText>michael.thompson@email.com</w:delText>
        </w:r>
      </w:del>
      <w:r>
        <w:fldChar w:fldCharType="end"/>
      </w:r>
      <w:r w:rsidRPr="00BB5221">
        <w:t xml:space="preserve"> and my phone number is </w:t>
      </w:r>
      <w:ins w:id="26" w:author="Vikranth Bandaru" w:date="2025-12-26T13:53:00Z" w16du:dateUtc="2025-12-26T18:53:00Z">
        <w:r w:rsidR="00C171B3">
          <w:t>[REDACTED PHONE]</w:t>
        </w:r>
      </w:ins>
      <w:del w:id="27" w:author="Vikranth Bandaru" w:date="2025-12-26T13:53:00Z" w16du:dateUtc="2025-12-26T18:53:00Z">
        <w:r w:rsidRPr="00BB5221" w:rsidDel="00C171B3">
          <w:delText>(555) 987-6543</w:delText>
        </w:r>
      </w:del>
      <w:r w:rsidRPr="00BB5221">
        <w:t>. I have been a loyal customer since 2018 and would appreciate your assistance with this matter.</w:t>
      </w:r>
    </w:p>
    <w:p w14:paraId="5C745E03" w14:textId="77777777" w:rsidR="00BB5221" w:rsidRPr="00BB5221" w:rsidRDefault="00BB5221" w:rsidP="00BB5221">
      <w:r w:rsidRPr="00BB5221">
        <w:t>Our records indicate that payment was received from credit card number 4532-1234-5678-9012 on December 15th. The transaction was processed under the name Amanda Rodriguez, with billing address at 742 Evergreen Terrace, Springfield. For verification purposes, the last four digits of the social security number on file are 8234.</w:t>
      </w:r>
    </w:p>
    <w:p w14:paraId="77479219" w14:textId="6686F303" w:rsidR="00BB5221" w:rsidRPr="00BB5221" w:rsidRDefault="00BB5221" w:rsidP="00BB5221">
      <w:r w:rsidRPr="00BB5221">
        <w:t xml:space="preserve">Please contact our regional manager, David Chen, at his direct line </w:t>
      </w:r>
      <w:ins w:id="28" w:author="Vikranth Bandaru" w:date="2025-12-26T13:53:00Z" w16du:dateUtc="2025-12-26T18:53:00Z">
        <w:r w:rsidR="00C171B3">
          <w:t>[REDACTED PHONE]</w:t>
        </w:r>
      </w:ins>
      <w:del w:id="29" w:author="Vikranth Bandaru" w:date="2025-12-26T13:53:00Z" w16du:dateUtc="2025-12-26T18:53:00Z">
        <w:r w:rsidRPr="00BB5221" w:rsidDel="00C171B3">
          <w:delText>(555) 234-8901</w:delText>
        </w:r>
      </w:del>
      <w:r w:rsidRPr="00BB5221">
        <w:t xml:space="preserve"> or via email at </w:t>
      </w:r>
      <w:r>
        <w:fldChar w:fldCharType="begin"/>
      </w:r>
      <w:r>
        <w:instrText>HYPERLINK "mailto:david.chen@company.com"</w:instrText>
      </w:r>
      <w:r>
        <w:fldChar w:fldCharType="separate"/>
      </w:r>
      <w:ins w:id="30" w:author="Vikranth Bandaru" w:date="2025-12-26T13:53:00Z" w16du:dateUtc="2025-12-26T18:53:00Z">
        <w:r w:rsidR="00C171B3">
          <w:rPr>
            <w:rStyle w:val="Hyperlink"/>
          </w:rPr>
          <w:t>[REDACTED EMAIL]</w:t>
        </w:r>
      </w:ins>
      <w:del w:id="31" w:author="Vikranth Bandaru" w:date="2025-12-26T13:53:00Z" w16du:dateUtc="2025-12-26T18:53:00Z">
        <w:r w:rsidRPr="00BB5221" w:rsidDel="00C171B3">
          <w:rPr>
            <w:rStyle w:val="Hyperlink"/>
          </w:rPr>
          <w:delText>david.chen@company.com</w:delText>
        </w:r>
      </w:del>
      <w:r>
        <w:fldChar w:fldCharType="end"/>
      </w:r>
      <w:r w:rsidRPr="00BB5221">
        <w:t xml:space="preserve"> for any urgent matters. His employee ID is EMP-2024-5567 and he is available Monday through Friday from 9 AM to 5 PM EST.</w:t>
      </w:r>
    </w:p>
    <w:p w14:paraId="0FBCBBCD" w14:textId="5B20EFA9" w:rsidR="00BB5221" w:rsidRPr="00BB5221" w:rsidRDefault="00BB5221" w:rsidP="00BB5221">
      <w:r w:rsidRPr="00BB5221">
        <w:t>The patient, Lisa Anderson, DOB 03/15/1985, visited our clinic on November 22nd. Her medical record number is MRN-</w:t>
      </w:r>
      <w:proofErr w:type="gramStart"/>
      <w:r w:rsidRPr="00BB5221">
        <w:t>998877</w:t>
      </w:r>
      <w:proofErr w:type="gramEnd"/>
      <w:r w:rsidRPr="00BB5221">
        <w:t xml:space="preserve"> and her insurance policy number is INS-44556677. </w:t>
      </w:r>
      <w:r w:rsidRPr="00BB5221">
        <w:lastRenderedPageBreak/>
        <w:t xml:space="preserve">Contact information on file includes phone number </w:t>
      </w:r>
      <w:ins w:id="32" w:author="Vikranth Bandaru" w:date="2025-12-26T13:53:00Z" w16du:dateUtc="2025-12-26T18:53:00Z">
        <w:r w:rsidR="00C171B3">
          <w:t>[REDACTED PHONE]</w:t>
        </w:r>
      </w:ins>
      <w:del w:id="33" w:author="Vikranth Bandaru" w:date="2025-12-26T13:53:00Z" w16du:dateUtc="2025-12-26T18:53:00Z">
        <w:r w:rsidRPr="00BB5221" w:rsidDel="00C171B3">
          <w:delText>(555) 445-6677</w:delText>
        </w:r>
      </w:del>
      <w:r w:rsidRPr="00BB5221">
        <w:t xml:space="preserve"> and email </w:t>
      </w:r>
      <w:r>
        <w:fldChar w:fldCharType="begin"/>
      </w:r>
      <w:r>
        <w:instrText>HYPERLINK "mailto:lisa.anderson@healthmail.com"</w:instrText>
      </w:r>
      <w:r>
        <w:fldChar w:fldCharType="separate"/>
      </w:r>
      <w:ins w:id="34" w:author="Vikranth Bandaru" w:date="2025-12-26T13:53:00Z" w16du:dateUtc="2025-12-26T18:53:00Z">
        <w:r w:rsidR="00C171B3">
          <w:rPr>
            <w:rStyle w:val="Hyperlink"/>
          </w:rPr>
          <w:t>[REDACTED EMAIL]</w:t>
        </w:r>
      </w:ins>
      <w:del w:id="35" w:author="Vikranth Bandaru" w:date="2025-12-26T13:53:00Z" w16du:dateUtc="2025-12-26T18:53:00Z">
        <w:r w:rsidRPr="00BB5221" w:rsidDel="00C171B3">
          <w:rPr>
            <w:rStyle w:val="Hyperlink"/>
          </w:rPr>
          <w:delText>lisa.anderson@healthmail.com</w:delText>
        </w:r>
      </w:del>
      <w:r>
        <w:fldChar w:fldCharType="end"/>
      </w:r>
      <w:r w:rsidRPr="00BB5221">
        <w:t>.</w:t>
      </w:r>
    </w:p>
    <w:p w14:paraId="5A6DFAEC" w14:textId="77777777" w:rsidR="00BB5221" w:rsidRPr="00BB5221" w:rsidRDefault="00BB5221" w:rsidP="00BB5221"/>
    <w:sectPr w:rsidR="00BB5221" w:rsidRPr="00BB5221">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8D14D" w14:textId="77777777" w:rsidR="00FE15BA" w:rsidRDefault="00FE15BA" w:rsidP="00C171B3">
      <w:pPr>
        <w:spacing w:after="0" w:line="240" w:lineRule="auto"/>
      </w:pPr>
      <w:r>
        <w:separator/>
      </w:r>
    </w:p>
  </w:endnote>
  <w:endnote w:type="continuationSeparator" w:id="0">
    <w:p w14:paraId="41701268" w14:textId="77777777" w:rsidR="00FE15BA" w:rsidRDefault="00FE15BA" w:rsidP="00C171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3D340" w14:textId="77777777" w:rsidR="00C171B3" w:rsidRDefault="00C171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F277A" w14:textId="77777777" w:rsidR="00C171B3" w:rsidRDefault="00C171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FBFA0" w14:textId="77777777" w:rsidR="00C171B3" w:rsidRDefault="00C171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729F8" w14:textId="77777777" w:rsidR="00FE15BA" w:rsidRDefault="00FE15BA" w:rsidP="00C171B3">
      <w:pPr>
        <w:spacing w:after="0" w:line="240" w:lineRule="auto"/>
      </w:pPr>
      <w:r>
        <w:separator/>
      </w:r>
    </w:p>
  </w:footnote>
  <w:footnote w:type="continuationSeparator" w:id="0">
    <w:p w14:paraId="69835FA1" w14:textId="77777777" w:rsidR="00FE15BA" w:rsidRDefault="00FE15BA" w:rsidP="00C171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3818B" w14:textId="77777777" w:rsidR="00C171B3" w:rsidRDefault="00C171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0F9B9" w14:textId="77777777" w:rsidR="00C171B3" w:rsidRPr="00C171B3" w:rsidRDefault="00C171B3" w:rsidP="00C171B3">
    <w:pPr>
      <w:pStyle w:val="Header"/>
      <w:spacing w:after="240"/>
      <w:jc w:val="center"/>
      <w:rPr>
        <w:ins w:id="36" w:author="Vikranth Bandaru" w:date="2025-12-26T13:53:00Z" w16du:dateUtc="2025-12-26T18:53:00Z"/>
        <w:b/>
        <w:color w:val="D32F2F"/>
        <w:sz w:val="28"/>
        <w:rPrChange w:id="37" w:author="Vikranth Bandaru" w:date="2025-12-26T13:53:00Z" w16du:dateUtc="2025-12-26T18:53:00Z">
          <w:rPr>
            <w:ins w:id="38" w:author="Vikranth Bandaru" w:date="2025-12-26T13:53:00Z" w16du:dateUtc="2025-12-26T18:53:00Z"/>
          </w:rPr>
        </w:rPrChange>
      </w:rPr>
      <w:pPrChange w:id="39" w:author="Vikranth Bandaru" w:date="2025-12-26T13:53:00Z" w16du:dateUtc="2025-12-26T18:53:00Z">
        <w:pPr>
          <w:pStyle w:val="Header"/>
        </w:pPr>
      </w:pPrChange>
    </w:pPr>
    <w:ins w:id="40" w:author="Vikranth Bandaru" w:date="2025-12-26T13:53:00Z" w16du:dateUtc="2025-12-26T18:53:00Z">
      <w:r w:rsidRPr="00C171B3">
        <w:rPr>
          <w:b/>
          <w:color w:val="D32F2F"/>
          <w:sz w:val="28"/>
          <w:rPrChange w:id="41" w:author="Vikranth Bandaru" w:date="2025-12-26T13:53:00Z" w16du:dateUtc="2025-12-26T18:53:00Z">
            <w:rPr/>
          </w:rPrChange>
        </w:rPr>
        <w:t>CONFIDENTIAL DOCUMENT</w:t>
      </w:r>
    </w:ins>
  </w:p>
  <w:p w14:paraId="2845BEC7" w14:textId="3EDB2180" w:rsidR="00C171B3" w:rsidRDefault="00C171B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767FE" w14:textId="77777777" w:rsidR="00C171B3" w:rsidRDefault="00C171B3">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kranth Bandaru">
    <w15:presenceInfo w15:providerId="AD" w15:userId="S::vbandaru@buffalo.edu::25ca18c0-44c2-4b8a-9741-eed6d04841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221"/>
    <w:rsid w:val="000B2B00"/>
    <w:rsid w:val="003021C5"/>
    <w:rsid w:val="004B0614"/>
    <w:rsid w:val="007A0756"/>
    <w:rsid w:val="00B54CCA"/>
    <w:rsid w:val="00BB5221"/>
    <w:rsid w:val="00C171B3"/>
    <w:rsid w:val="00C2481A"/>
    <w:rsid w:val="00FE1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0C1DF"/>
  <w15:chartTrackingRefBased/>
  <w15:docId w15:val="{C77E6EE2-7D34-4FAE-9A6E-F8DFBCF6F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2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52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2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2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2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2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2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2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2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2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2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2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2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2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2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2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2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221"/>
    <w:rPr>
      <w:rFonts w:eastAsiaTheme="majorEastAsia" w:cstheme="majorBidi"/>
      <w:color w:val="272727" w:themeColor="text1" w:themeTint="D8"/>
    </w:rPr>
  </w:style>
  <w:style w:type="paragraph" w:styleId="Title">
    <w:name w:val="Title"/>
    <w:basedOn w:val="Normal"/>
    <w:next w:val="Normal"/>
    <w:link w:val="TitleChar"/>
    <w:uiPriority w:val="10"/>
    <w:qFormat/>
    <w:rsid w:val="00BB52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2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2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2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221"/>
    <w:pPr>
      <w:spacing w:before="160"/>
      <w:jc w:val="center"/>
    </w:pPr>
    <w:rPr>
      <w:i/>
      <w:iCs/>
      <w:color w:val="404040" w:themeColor="text1" w:themeTint="BF"/>
    </w:rPr>
  </w:style>
  <w:style w:type="character" w:customStyle="1" w:styleId="QuoteChar">
    <w:name w:val="Quote Char"/>
    <w:basedOn w:val="DefaultParagraphFont"/>
    <w:link w:val="Quote"/>
    <w:uiPriority w:val="29"/>
    <w:rsid w:val="00BB5221"/>
    <w:rPr>
      <w:i/>
      <w:iCs/>
      <w:color w:val="404040" w:themeColor="text1" w:themeTint="BF"/>
    </w:rPr>
  </w:style>
  <w:style w:type="paragraph" w:styleId="ListParagraph">
    <w:name w:val="List Paragraph"/>
    <w:basedOn w:val="Normal"/>
    <w:uiPriority w:val="34"/>
    <w:qFormat/>
    <w:rsid w:val="00BB5221"/>
    <w:pPr>
      <w:ind w:left="720"/>
      <w:contextualSpacing/>
    </w:pPr>
  </w:style>
  <w:style w:type="character" w:styleId="IntenseEmphasis">
    <w:name w:val="Intense Emphasis"/>
    <w:basedOn w:val="DefaultParagraphFont"/>
    <w:uiPriority w:val="21"/>
    <w:qFormat/>
    <w:rsid w:val="00BB5221"/>
    <w:rPr>
      <w:i/>
      <w:iCs/>
      <w:color w:val="0F4761" w:themeColor="accent1" w:themeShade="BF"/>
    </w:rPr>
  </w:style>
  <w:style w:type="paragraph" w:styleId="IntenseQuote">
    <w:name w:val="Intense Quote"/>
    <w:basedOn w:val="Normal"/>
    <w:next w:val="Normal"/>
    <w:link w:val="IntenseQuoteChar"/>
    <w:uiPriority w:val="30"/>
    <w:qFormat/>
    <w:rsid w:val="00BB52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221"/>
    <w:rPr>
      <w:i/>
      <w:iCs/>
      <w:color w:val="0F4761" w:themeColor="accent1" w:themeShade="BF"/>
    </w:rPr>
  </w:style>
  <w:style w:type="character" w:styleId="IntenseReference">
    <w:name w:val="Intense Reference"/>
    <w:basedOn w:val="DefaultParagraphFont"/>
    <w:uiPriority w:val="32"/>
    <w:qFormat/>
    <w:rsid w:val="00BB5221"/>
    <w:rPr>
      <w:b/>
      <w:bCs/>
      <w:smallCaps/>
      <w:color w:val="0F4761" w:themeColor="accent1" w:themeShade="BF"/>
      <w:spacing w:val="5"/>
    </w:rPr>
  </w:style>
  <w:style w:type="character" w:styleId="Hyperlink">
    <w:name w:val="Hyperlink"/>
    <w:basedOn w:val="DefaultParagraphFont"/>
    <w:uiPriority w:val="99"/>
    <w:unhideWhenUsed/>
    <w:rsid w:val="00BB5221"/>
    <w:rPr>
      <w:color w:val="467886" w:themeColor="hyperlink"/>
      <w:u w:val="single"/>
    </w:rPr>
  </w:style>
  <w:style w:type="character" w:styleId="UnresolvedMention">
    <w:name w:val="Unresolved Mention"/>
    <w:basedOn w:val="DefaultParagraphFont"/>
    <w:uiPriority w:val="99"/>
    <w:semiHidden/>
    <w:unhideWhenUsed/>
    <w:rsid w:val="00BB5221"/>
    <w:rPr>
      <w:color w:val="605E5C"/>
      <w:shd w:val="clear" w:color="auto" w:fill="E1DFDD"/>
    </w:rPr>
  </w:style>
  <w:style w:type="table" w:styleId="GridTable4">
    <w:name w:val="Grid Table 4"/>
    <w:basedOn w:val="TableNormal"/>
    <w:uiPriority w:val="49"/>
    <w:rsid w:val="00BB522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C171B3"/>
    <w:pPr>
      <w:spacing w:after="0" w:line="240" w:lineRule="auto"/>
    </w:pPr>
  </w:style>
  <w:style w:type="paragraph" w:styleId="Header">
    <w:name w:val="header"/>
    <w:basedOn w:val="Normal"/>
    <w:link w:val="HeaderChar"/>
    <w:uiPriority w:val="99"/>
    <w:unhideWhenUsed/>
    <w:rsid w:val="00C171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1B3"/>
  </w:style>
  <w:style w:type="paragraph" w:styleId="Footer">
    <w:name w:val="footer"/>
    <w:basedOn w:val="Normal"/>
    <w:link w:val="FooterChar"/>
    <w:uiPriority w:val="99"/>
    <w:unhideWhenUsed/>
    <w:rsid w:val="00C171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1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1/relationships/people" Target="peop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919B00C-BBD1-482B-85DE-D10CB57F0B3E}">
  <we:reference id="a5e7f8d3-9c4b-4a2e-8f1d-7c6b5a4e3d2c" version="1.0.0.0" store="developer" storeType="Registry"/>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10</TotalTime>
  <Pages>2</Pages>
  <Words>236</Words>
  <Characters>1292</Characters>
  <Application>Microsoft Office Word</Application>
  <DocSecurity>0</DocSecurity>
  <Lines>65</Lines>
  <Paragraphs>41</Paragraphs>
  <ScaleCrop>false</ScaleCrop>
  <Company/>
  <LinksUpToDate>false</LinksUpToDate>
  <CharactersWithSpaces>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Vitor Norton</dc:creator>
  <cp:keywords/>
  <dc:description/>
  <cp:lastModifiedBy>Vikranth Bandaru</cp:lastModifiedBy>
  <cp:revision>2</cp:revision>
  <dcterms:created xsi:type="dcterms:W3CDTF">2025-12-22T11:24:00Z</dcterms:created>
  <dcterms:modified xsi:type="dcterms:W3CDTF">2025-12-26T18:59:00Z</dcterms:modified>
</cp:coreProperties>
</file>